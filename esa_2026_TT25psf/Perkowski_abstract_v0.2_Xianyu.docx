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6B64" w14:textId="1CDE28A3" w:rsidR="00504754" w:rsidRPr="00504754" w:rsidRDefault="00504754">
      <w:pPr>
        <w:rPr>
          <w:b/>
          <w:bCs/>
        </w:rPr>
      </w:pPr>
      <w:r>
        <w:rPr>
          <w:b/>
          <w:bCs/>
        </w:rPr>
        <w:t xml:space="preserve">AM fungal mutualism disruption </w:t>
      </w:r>
      <w:r w:rsidR="00347E62">
        <w:rPr>
          <w:b/>
          <w:bCs/>
        </w:rPr>
        <w:t>dictates</w:t>
      </w:r>
      <w:r>
        <w:rPr>
          <w:b/>
          <w:bCs/>
        </w:rPr>
        <w:t xml:space="preserve"> native plant photosynthetic responses to </w:t>
      </w:r>
      <w:r>
        <w:rPr>
          <w:b/>
          <w:bCs/>
          <w:i/>
          <w:iCs/>
        </w:rPr>
        <w:t>Alliaria petiolata</w:t>
      </w:r>
    </w:p>
    <w:p w14:paraId="744FFD35" w14:textId="5B415B2D" w:rsidR="00504754" w:rsidRDefault="00504754" w:rsidP="00504754">
      <w:pPr>
        <w:spacing w:line="360" w:lineRule="auto"/>
        <w:rPr>
          <w:vertAlign w:val="superscript"/>
        </w:rPr>
      </w:pPr>
      <w:r>
        <w:t>Evan A. Perkowski</w:t>
      </w:r>
      <w:r>
        <w:rPr>
          <w:vertAlign w:val="superscript"/>
        </w:rPr>
        <w:t>1</w:t>
      </w:r>
      <w:r>
        <w:t>, Monika R. Kelley</w:t>
      </w:r>
      <w:r>
        <w:rPr>
          <w:vertAlign w:val="superscript"/>
        </w:rPr>
        <w:t>1</w:t>
      </w:r>
      <w:r>
        <w:t>, Niyomi Meynari</w:t>
      </w:r>
      <w:r>
        <w:rPr>
          <w:vertAlign w:val="superscript"/>
        </w:rPr>
        <w:t>1</w:t>
      </w:r>
      <w:r>
        <w:t>, Ava Payne</w:t>
      </w:r>
      <w:r>
        <w:rPr>
          <w:vertAlign w:val="superscript"/>
        </w:rPr>
        <w:t>1</w:t>
      </w:r>
      <w:r>
        <w:t xml:space="preserve">, </w:t>
      </w:r>
      <w:r w:rsidRPr="00F770C1">
        <w:t>Jessie Mutz</w:t>
      </w:r>
      <w:r w:rsidRPr="00F770C1">
        <w:rPr>
          <w:vertAlign w:val="superscript"/>
        </w:rPr>
        <w:t>2</w:t>
      </w:r>
      <w:r w:rsidR="008B1166">
        <w:rPr>
          <w:vertAlign w:val="superscript"/>
        </w:rPr>
        <w:t>,3</w:t>
      </w:r>
      <w:r w:rsidRPr="00F770C1">
        <w:t>,</w:t>
      </w:r>
      <w:r w:rsidR="000A66A1">
        <w:t xml:space="preserve"> Joseph D. Edwards</w:t>
      </w:r>
      <w:r w:rsidR="000A66A1">
        <w:rPr>
          <w:vertAlign w:val="superscript"/>
        </w:rPr>
        <w:t>3</w:t>
      </w:r>
      <w:r w:rsidR="000A66A1">
        <w:t>,</w:t>
      </w:r>
      <w:r w:rsidR="002A0877">
        <w:t xml:space="preserve"> Xianyu Yang</w:t>
      </w:r>
      <w:r w:rsidR="0055706D" w:rsidRPr="00B11395">
        <w:rPr>
          <w:vertAlign w:val="superscript"/>
        </w:rPr>
        <w:t>4</w:t>
      </w:r>
      <w:r w:rsidR="0055706D" w:rsidRPr="00B11395">
        <w:rPr>
          <w:rFonts w:hint="eastAsia"/>
          <w:vertAlign w:val="superscript"/>
          <w:lang w:eastAsia="zh-CN"/>
        </w:rPr>
        <w:t>,</w:t>
      </w:r>
      <w:r w:rsidR="0055706D" w:rsidRPr="00B11395">
        <w:rPr>
          <w:vertAlign w:val="superscript"/>
          <w:lang w:eastAsia="zh-CN"/>
        </w:rPr>
        <w:t>5</w:t>
      </w:r>
      <w:r w:rsidR="002A0877">
        <w:t>,</w:t>
      </w:r>
      <w:r w:rsidRPr="00F770C1">
        <w:t xml:space="preserve"> Lalasia Bialic-Murphy</w:t>
      </w:r>
      <w:r w:rsidRPr="00F770C1">
        <w:rPr>
          <w:vertAlign w:val="superscript"/>
        </w:rPr>
        <w:t>3</w:t>
      </w:r>
      <w:r w:rsidR="008B1166">
        <w:rPr>
          <w:vertAlign w:val="superscript"/>
        </w:rPr>
        <w:t>,4</w:t>
      </w:r>
      <w:r w:rsidRPr="00F770C1">
        <w:t>, Stephanie N. Kivlin</w:t>
      </w:r>
      <w:r w:rsidR="008B1166">
        <w:rPr>
          <w:vertAlign w:val="superscript"/>
        </w:rPr>
        <w:t>3</w:t>
      </w:r>
      <w:r w:rsidRPr="00F770C1">
        <w:t>, Susan Kalisz</w:t>
      </w:r>
      <w:r w:rsidR="008B1166">
        <w:rPr>
          <w:vertAlign w:val="superscript"/>
        </w:rPr>
        <w:t>3</w:t>
      </w:r>
      <w:r w:rsidRPr="00F770C1">
        <w:t>,</w:t>
      </w:r>
      <w:r w:rsidRPr="00F770C1">
        <w:rPr>
          <w:vertAlign w:val="superscript"/>
        </w:rPr>
        <w:t xml:space="preserve"> </w:t>
      </w:r>
      <w:r w:rsidRPr="00F770C1">
        <w:t>Nicholas G. Smith</w:t>
      </w:r>
      <w:r w:rsidRPr="00F770C1">
        <w:rPr>
          <w:vertAlign w:val="superscript"/>
        </w:rPr>
        <w:t>1</w:t>
      </w:r>
    </w:p>
    <w:p w14:paraId="5F976EBD" w14:textId="6EF454C3" w:rsidR="008B1166" w:rsidRDefault="008B1166" w:rsidP="00504754">
      <w:pPr>
        <w:spacing w:line="360" w:lineRule="auto"/>
      </w:pPr>
      <w:r w:rsidRPr="00F770C1">
        <w:rPr>
          <w:vertAlign w:val="superscript"/>
        </w:rPr>
        <w:t>1</w:t>
      </w:r>
      <w:r>
        <w:t>Department of Biological Sciences, Texas Tech University, Lubbock, TX, USA</w:t>
      </w:r>
    </w:p>
    <w:p w14:paraId="69E03EBA" w14:textId="6F9E29C5" w:rsidR="008B1166" w:rsidRDefault="008B1166" w:rsidP="00504754">
      <w:pPr>
        <w:spacing w:line="360" w:lineRule="auto"/>
      </w:pPr>
      <w:r>
        <w:rPr>
          <w:vertAlign w:val="superscript"/>
        </w:rPr>
        <w:t>2</w:t>
      </w:r>
      <w:r>
        <w:t>Department of Biological Sciences, Dartmouth College, Hanover, NH, USA</w:t>
      </w:r>
    </w:p>
    <w:p w14:paraId="4591D2F9" w14:textId="5991836B" w:rsidR="008B1166" w:rsidRDefault="008B1166" w:rsidP="00504754">
      <w:pPr>
        <w:spacing w:line="360" w:lineRule="auto"/>
      </w:pPr>
      <w:r>
        <w:rPr>
          <w:vertAlign w:val="superscript"/>
        </w:rPr>
        <w:t>3</w:t>
      </w:r>
      <w:r>
        <w:t>Department of Ecology and Evolutionary Biology, University of Tennessee-Knoxville, Knoxville, TN, USA</w:t>
      </w:r>
    </w:p>
    <w:p w14:paraId="1E71CCA3" w14:textId="25566D4B" w:rsidR="0055706D" w:rsidRDefault="0055706D" w:rsidP="00504754">
      <w:pPr>
        <w:spacing w:line="360" w:lineRule="auto"/>
      </w:pPr>
      <w:r w:rsidRPr="0055706D">
        <w:rPr>
          <w:vertAlign w:val="superscript"/>
        </w:rPr>
        <w:t>4</w:t>
      </w:r>
      <w:r w:rsidRPr="0055706D">
        <w:t xml:space="preserve">WSL Swiss Federal Institute for Forest, Snow and Landscape Research, Birmensdorf, Switzerland </w:t>
      </w:r>
    </w:p>
    <w:p w14:paraId="194504E1" w14:textId="7FAB8BD1" w:rsidR="0055706D" w:rsidRDefault="0055706D" w:rsidP="00504754">
      <w:pPr>
        <w:spacing w:line="360" w:lineRule="auto"/>
      </w:pPr>
      <w:r w:rsidRPr="0055706D">
        <w:rPr>
          <w:vertAlign w:val="superscript"/>
        </w:rPr>
        <w:t>5</w:t>
      </w:r>
      <w:r w:rsidRPr="0055706D">
        <w:t>Institute of Integrative Biology, ETH Zürich, Zürich, Switzerland</w:t>
      </w:r>
    </w:p>
    <w:p w14:paraId="1397A5D6" w14:textId="56F6F672" w:rsidR="00867925" w:rsidRDefault="00057823">
      <w:r w:rsidRPr="00057823">
        <w:t xml:space="preserve">Plant invaders often express unique traits that increase their likelihood of establishment in novel ecosystems. </w:t>
      </w:r>
      <w:r w:rsidR="00E70134">
        <w:t>Many plant invaders produce antimicrobial compounds that disrupt arbuscular mycorrhizal (AM) fungal communities that native plants rely on for nutrients and water, with effects on nutrient uptake and allocation toward photosynthesis. Garlic mustard (</w:t>
      </w:r>
      <w:r w:rsidR="00E70134" w:rsidRPr="00027621">
        <w:rPr>
          <w:i/>
          <w:iCs/>
        </w:rPr>
        <w:t>Alliaria petiolata</w:t>
      </w:r>
      <w:r w:rsidR="00E70134">
        <w:t xml:space="preserve">), an understory species that has rapidly invaded northeastern hardwood forests, produces glucosinolates that kill AM fungal spores and reorganize AM fungal communities, potentially disrupting </w:t>
      </w:r>
      <w:r w:rsidR="00404CEF">
        <w:t xml:space="preserve">native </w:t>
      </w:r>
      <w:r w:rsidR="00E70134">
        <w:t>plant-AM fungal symbioses. Garlic mustard presence has also been associated with reduced native plant photosynthe</w:t>
      </w:r>
      <w:r w:rsidR="00867925">
        <w:t>sis and photosynthetic capacity</w:t>
      </w:r>
      <w:r w:rsidR="00E70134">
        <w:t xml:space="preserve">; however, it remains unclear whether these physiological responses are causally linked to </w:t>
      </w:r>
      <w:r w:rsidR="00867925">
        <w:t xml:space="preserve">AM fungal mutualism disruption </w:t>
      </w:r>
      <w:r w:rsidR="00E70134">
        <w:t>or are</w:t>
      </w:r>
      <w:r w:rsidR="00347E62">
        <w:t xml:space="preserve"> instead</w:t>
      </w:r>
      <w:r w:rsidR="00E70134">
        <w:t xml:space="preserve"> driven by other </w:t>
      </w:r>
      <w:r w:rsidR="00404CEF">
        <w:t>soil characteristics</w:t>
      </w:r>
      <w:r w:rsidR="00347E62">
        <w:t>.</w:t>
      </w:r>
      <w:r w:rsidR="00100EBB">
        <w:t xml:space="preserve"> </w:t>
      </w:r>
      <w:r w:rsidR="00404CEF">
        <w:t>Here, we assessed the mechanisms</w:t>
      </w:r>
      <w:r w:rsidR="00347E62">
        <w:t xml:space="preserve"> driving native plant photosynthetic responses to garlic mustard</w:t>
      </w:r>
      <w:r w:rsidR="00404CEF">
        <w:t xml:space="preserve"> using a factorial plant-soil feedback experiment with</w:t>
      </w:r>
      <w:r w:rsidR="00455726">
        <w:t xml:space="preserve"> native</w:t>
      </w:r>
      <w:r w:rsidR="00404CEF">
        <w:t xml:space="preserve"> </w:t>
      </w:r>
      <w:r w:rsidR="00404CEF" w:rsidRPr="00404CEF">
        <w:rPr>
          <w:i/>
          <w:iCs/>
        </w:rPr>
        <w:t>Trillium</w:t>
      </w:r>
      <w:r w:rsidR="00404CEF">
        <w:t xml:space="preserve"> spp. Individuals were collected from a long-term field manipulation in which garlic mustard was either hand-weeded or left at ambient densities for two decades (</w:t>
      </w:r>
      <w:r w:rsidR="000852BD">
        <w:t>treatment</w:t>
      </w:r>
      <w:r w:rsidR="00404CEF">
        <w:t xml:space="preserve"> origin). Plants from each </w:t>
      </w:r>
      <w:r w:rsidR="000852BD">
        <w:t>treatment origin</w:t>
      </w:r>
      <w:r w:rsidR="00404CEF">
        <w:t xml:space="preserve"> were established in pots that received full-factorial combinations of soils collected from plots where garlic mustard was present or absent (soil origin) and AM fungal inoculum sourced from plots where garlic mustard was present or absent (fungal origin). </w:t>
      </w:r>
      <w:r w:rsidR="00347E62">
        <w:t>G</w:t>
      </w:r>
      <w:r w:rsidR="00404CEF">
        <w:t xml:space="preserve">as exchange measurements </w:t>
      </w:r>
      <w:r w:rsidR="00347E62">
        <w:t xml:space="preserve">were collected </w:t>
      </w:r>
      <w:r w:rsidR="00404CEF">
        <w:t xml:space="preserve">upon full leaf expansion to </w:t>
      </w:r>
      <w:r w:rsidR="00B11395">
        <w:t xml:space="preserve">test </w:t>
      </w:r>
      <w:r w:rsidR="00404CEF">
        <w:t xml:space="preserve">whether </w:t>
      </w:r>
      <w:r w:rsidR="000852BD">
        <w:t>treatment</w:t>
      </w:r>
      <w:r w:rsidR="00404CEF">
        <w:t>, soil</w:t>
      </w:r>
      <w:r w:rsidR="00B11395">
        <w:t xml:space="preserve"> origin</w:t>
      </w:r>
      <w:r w:rsidR="00404CEF">
        <w:t xml:space="preserve">, </w:t>
      </w:r>
      <w:r w:rsidR="00B11395">
        <w:t xml:space="preserve">and </w:t>
      </w:r>
      <w:r w:rsidR="00404CEF">
        <w:t>fungal origin</w:t>
      </w:r>
      <w:r w:rsidR="00B11395">
        <w:t xml:space="preserve"> (and their interactions)</w:t>
      </w:r>
      <w:r w:rsidR="00404CEF">
        <w:t xml:space="preserve"> </w:t>
      </w:r>
      <w:r w:rsidR="00B11395">
        <w:t xml:space="preserve">explained </w:t>
      </w:r>
      <w:r w:rsidR="00404CEF">
        <w:t>varia</w:t>
      </w:r>
      <w:r w:rsidR="00B11395">
        <w:t>tion</w:t>
      </w:r>
      <w:r w:rsidR="00404CEF">
        <w:t xml:space="preserve"> in leaf-level photosynthesis.</w:t>
      </w:r>
    </w:p>
    <w:p w14:paraId="38C9C8BB" w14:textId="5E187F5D" w:rsidR="00867925" w:rsidRPr="00867925" w:rsidRDefault="002F6D27">
      <w:r>
        <w:t>Fungal source drove photosynthetic responses to treatment combinations. Specifically, net photosynthesis</w:t>
      </w:r>
      <w:r w:rsidR="00455726">
        <w:t xml:space="preserve"> was</w:t>
      </w:r>
      <w:r>
        <w:t xml:space="preserve"> significantly reduced </w:t>
      </w:r>
      <w:commentRangeStart w:id="0"/>
      <w:ins w:id="1" w:author="Xianyu Yang" w:date="2026-02-11T22:02:00Z">
        <w:r w:rsidR="0055706D">
          <w:t>[by ~XX%?]</w:t>
        </w:r>
        <w:commentRangeEnd w:id="0"/>
        <w:r w:rsidR="0055706D">
          <w:rPr>
            <w:rStyle w:val="CommentReference"/>
            <w:sz w:val="24"/>
            <w:szCs w:val="24"/>
          </w:rPr>
          <w:commentReference w:id="0"/>
        </w:r>
        <w:r w:rsidR="0055706D">
          <w:t xml:space="preserve"> </w:t>
        </w:r>
      </w:ins>
      <w:r>
        <w:t xml:space="preserve">in plants that received the non-weeded </w:t>
      </w:r>
      <w:r>
        <w:lastRenderedPageBreak/>
        <w:t xml:space="preserve">AM fungal inoculum compared to the weeded AM fungal inoculum, but this response was only observed </w:t>
      </w:r>
      <w:r w:rsidR="00455726">
        <w:t xml:space="preserve">in </w:t>
      </w:r>
      <w:r>
        <w:t xml:space="preserve">plants </w:t>
      </w:r>
      <w:r w:rsidR="00455726">
        <w:t xml:space="preserve">grown </w:t>
      </w:r>
      <w:r>
        <w:t xml:space="preserve">in soils from the weeded treatment. This response was driven by a reduction in photosynthetic capacity and no change in stomatal conductance, where the maximum rates of Rubisco carboxylation and electron transport for RuBP regeneration were significantly reduced </w:t>
      </w:r>
      <w:ins w:id="2" w:author="Xianyu Yang" w:date="2026-02-11T22:03:00Z">
        <w:r w:rsidR="0055706D" w:rsidRPr="0055706D">
          <w:t>[by XX% and XX%, respectively]</w:t>
        </w:r>
        <w:r w:rsidR="0055706D">
          <w:t xml:space="preserve"> </w:t>
        </w:r>
      </w:ins>
      <w:r>
        <w:t xml:space="preserve">in plants that received the non-weeded AM fungal inoculum. Overall, these findings support the notion that AM fungal mutualism disruption is the mechanism that explains why native plants </w:t>
      </w:r>
      <w:r w:rsidR="00347E62">
        <w:t xml:space="preserve">respond to garlic mustard invasions by </w:t>
      </w:r>
      <w:r>
        <w:t>reduc</w:t>
      </w:r>
      <w:r w:rsidR="00347E62">
        <w:t xml:space="preserve">ing investment in </w:t>
      </w:r>
      <w:r>
        <w:t>photosynthe</w:t>
      </w:r>
      <w:r w:rsidR="00347E62">
        <w:t xml:space="preserve">sis, </w:t>
      </w:r>
      <w:r w:rsidR="00A11591">
        <w:t xml:space="preserve">though </w:t>
      </w:r>
      <w:r w:rsidR="00455726">
        <w:t xml:space="preserve">indicates </w:t>
      </w:r>
      <w:r w:rsidR="00A11591">
        <w:t>that</w:t>
      </w:r>
      <w:r w:rsidR="00455726">
        <w:t xml:space="preserve"> soil characteristics play</w:t>
      </w:r>
      <w:r w:rsidR="00A11591">
        <w:t xml:space="preserve"> some role</w:t>
      </w:r>
      <w:r w:rsidR="00347E62">
        <w:t xml:space="preserve"> in mediating this mechanism</w:t>
      </w:r>
      <w:r>
        <w:t>.</w:t>
      </w:r>
      <w:r w:rsidR="00A11591">
        <w:t xml:space="preserve"> Ongoing work is centered around determining which soil characteristics contribute to this interaction. </w:t>
      </w:r>
      <w:r w:rsidR="00455726">
        <w:t>T</w:t>
      </w:r>
      <w:r w:rsidR="00A11591">
        <w:t xml:space="preserve">his experiment </w:t>
      </w:r>
      <w:r w:rsidR="00455726">
        <w:t>quantifies</w:t>
      </w:r>
      <w:r w:rsidR="00A11591">
        <w:t xml:space="preserve"> the mechanisms that drive native plant responses to garlic mustard, provid</w:t>
      </w:r>
      <w:r w:rsidR="00347E62">
        <w:t>ing</w:t>
      </w:r>
      <w:r w:rsidR="00A11591">
        <w:t xml:space="preserve"> nuanced insight into understanding how patterns that impact soil microbial communities scale to impact plant physiology and </w:t>
      </w:r>
      <w:r w:rsidR="00455726">
        <w:t>higher levels of ecological organization</w:t>
      </w:r>
      <w:r w:rsidR="00A11591">
        <w:t>.</w:t>
      </w:r>
    </w:p>
    <w:sectPr w:rsidR="00867925" w:rsidRPr="008679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nyu Yang" w:date="2026-02-11T22:02:00Z" w:initials="XY">
    <w:p w14:paraId="5E10C512" w14:textId="32995FFA" w:rsidR="0055706D" w:rsidRDefault="0055706D">
      <w:pPr>
        <w:pStyle w:val="CommentText"/>
      </w:pPr>
      <w:r>
        <w:rPr>
          <w:rStyle w:val="CommentReference"/>
        </w:rPr>
        <w:annotationRef/>
      </w:r>
      <w:r>
        <w:t xml:space="preserve">The ESA guidelines explicitly state that results "may not be vague" and prefer "quantitative" outcomes. It would be nice to add a specific </w:t>
      </w:r>
      <w:r w:rsidR="00B11395">
        <w:t>number</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10C5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77AF3" w16cex:dateUtc="2026-02-11T2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10C512" w16cid:durableId="2D377A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nyu Yang">
    <w15:presenceInfo w15:providerId="Windows Live" w15:userId="c7a96490ec5686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754"/>
    <w:rsid w:val="00027621"/>
    <w:rsid w:val="00057823"/>
    <w:rsid w:val="000822D3"/>
    <w:rsid w:val="000852BD"/>
    <w:rsid w:val="000A66A1"/>
    <w:rsid w:val="00100EBB"/>
    <w:rsid w:val="00112682"/>
    <w:rsid w:val="001463FC"/>
    <w:rsid w:val="00172D0A"/>
    <w:rsid w:val="001D7CFF"/>
    <w:rsid w:val="002875D0"/>
    <w:rsid w:val="002A0877"/>
    <w:rsid w:val="002F6D27"/>
    <w:rsid w:val="00347E62"/>
    <w:rsid w:val="00367283"/>
    <w:rsid w:val="00404CEF"/>
    <w:rsid w:val="00455726"/>
    <w:rsid w:val="00504754"/>
    <w:rsid w:val="00551D98"/>
    <w:rsid w:val="0055706D"/>
    <w:rsid w:val="005C540B"/>
    <w:rsid w:val="006D754A"/>
    <w:rsid w:val="0074160B"/>
    <w:rsid w:val="00772D13"/>
    <w:rsid w:val="00790E04"/>
    <w:rsid w:val="007D728D"/>
    <w:rsid w:val="00867925"/>
    <w:rsid w:val="008B1166"/>
    <w:rsid w:val="00904001"/>
    <w:rsid w:val="009A1DCA"/>
    <w:rsid w:val="00A11591"/>
    <w:rsid w:val="00B11395"/>
    <w:rsid w:val="00CF0D26"/>
    <w:rsid w:val="00E70134"/>
    <w:rsid w:val="00ED272B"/>
    <w:rsid w:val="00F5664C"/>
    <w:rsid w:val="00FA5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5663F"/>
  <w15:chartTrackingRefBased/>
  <w15:docId w15:val="{430C748A-FDDE-E041-B443-B95BAF6C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7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7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47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47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47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47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47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7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7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47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47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47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47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47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4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7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7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4754"/>
    <w:pPr>
      <w:spacing w:before="160"/>
      <w:jc w:val="center"/>
    </w:pPr>
    <w:rPr>
      <w:i/>
      <w:iCs/>
      <w:color w:val="404040" w:themeColor="text1" w:themeTint="BF"/>
    </w:rPr>
  </w:style>
  <w:style w:type="character" w:customStyle="1" w:styleId="QuoteChar">
    <w:name w:val="Quote Char"/>
    <w:basedOn w:val="DefaultParagraphFont"/>
    <w:link w:val="Quote"/>
    <w:uiPriority w:val="29"/>
    <w:rsid w:val="00504754"/>
    <w:rPr>
      <w:i/>
      <w:iCs/>
      <w:color w:val="404040" w:themeColor="text1" w:themeTint="BF"/>
    </w:rPr>
  </w:style>
  <w:style w:type="paragraph" w:styleId="ListParagraph">
    <w:name w:val="List Paragraph"/>
    <w:basedOn w:val="Normal"/>
    <w:uiPriority w:val="34"/>
    <w:qFormat/>
    <w:rsid w:val="00504754"/>
    <w:pPr>
      <w:ind w:left="720"/>
      <w:contextualSpacing/>
    </w:pPr>
  </w:style>
  <w:style w:type="character" w:styleId="IntenseEmphasis">
    <w:name w:val="Intense Emphasis"/>
    <w:basedOn w:val="DefaultParagraphFont"/>
    <w:uiPriority w:val="21"/>
    <w:qFormat/>
    <w:rsid w:val="00504754"/>
    <w:rPr>
      <w:i/>
      <w:iCs/>
      <w:color w:val="0F4761" w:themeColor="accent1" w:themeShade="BF"/>
    </w:rPr>
  </w:style>
  <w:style w:type="paragraph" w:styleId="IntenseQuote">
    <w:name w:val="Intense Quote"/>
    <w:basedOn w:val="Normal"/>
    <w:next w:val="Normal"/>
    <w:link w:val="IntenseQuoteChar"/>
    <w:uiPriority w:val="30"/>
    <w:qFormat/>
    <w:rsid w:val="00504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754"/>
    <w:rPr>
      <w:i/>
      <w:iCs/>
      <w:color w:val="0F4761" w:themeColor="accent1" w:themeShade="BF"/>
    </w:rPr>
  </w:style>
  <w:style w:type="character" w:styleId="IntenseReference">
    <w:name w:val="Intense Reference"/>
    <w:basedOn w:val="DefaultParagraphFont"/>
    <w:uiPriority w:val="32"/>
    <w:qFormat/>
    <w:rsid w:val="00504754"/>
    <w:rPr>
      <w:b/>
      <w:bCs/>
      <w:smallCaps/>
      <w:color w:val="0F4761" w:themeColor="accent1" w:themeShade="BF"/>
      <w:spacing w:val="5"/>
    </w:rPr>
  </w:style>
  <w:style w:type="character" w:styleId="Emphasis">
    <w:name w:val="Emphasis"/>
    <w:basedOn w:val="DefaultParagraphFont"/>
    <w:uiPriority w:val="20"/>
    <w:qFormat/>
    <w:rsid w:val="001463FC"/>
    <w:rPr>
      <w:i/>
      <w:iCs/>
    </w:rPr>
  </w:style>
  <w:style w:type="paragraph" w:styleId="Revision">
    <w:name w:val="Revision"/>
    <w:hidden/>
    <w:uiPriority w:val="99"/>
    <w:semiHidden/>
    <w:rsid w:val="00455726"/>
    <w:pPr>
      <w:spacing w:after="0" w:line="240" w:lineRule="auto"/>
    </w:pPr>
  </w:style>
  <w:style w:type="character" w:styleId="CommentReference">
    <w:name w:val="annotation reference"/>
    <w:basedOn w:val="DefaultParagraphFont"/>
    <w:uiPriority w:val="99"/>
    <w:semiHidden/>
    <w:unhideWhenUsed/>
    <w:rsid w:val="00455726"/>
    <w:rPr>
      <w:sz w:val="16"/>
      <w:szCs w:val="16"/>
    </w:rPr>
  </w:style>
  <w:style w:type="paragraph" w:styleId="CommentText">
    <w:name w:val="annotation text"/>
    <w:basedOn w:val="Normal"/>
    <w:link w:val="CommentTextChar"/>
    <w:uiPriority w:val="99"/>
    <w:semiHidden/>
    <w:unhideWhenUsed/>
    <w:rsid w:val="00455726"/>
    <w:pPr>
      <w:spacing w:line="240" w:lineRule="auto"/>
    </w:pPr>
    <w:rPr>
      <w:sz w:val="20"/>
      <w:szCs w:val="20"/>
    </w:rPr>
  </w:style>
  <w:style w:type="character" w:customStyle="1" w:styleId="CommentTextChar">
    <w:name w:val="Comment Text Char"/>
    <w:basedOn w:val="DefaultParagraphFont"/>
    <w:link w:val="CommentText"/>
    <w:uiPriority w:val="99"/>
    <w:semiHidden/>
    <w:rsid w:val="00455726"/>
    <w:rPr>
      <w:sz w:val="20"/>
      <w:szCs w:val="20"/>
    </w:rPr>
  </w:style>
  <w:style w:type="paragraph" w:styleId="CommentSubject">
    <w:name w:val="annotation subject"/>
    <w:basedOn w:val="CommentText"/>
    <w:next w:val="CommentText"/>
    <w:link w:val="CommentSubjectChar"/>
    <w:uiPriority w:val="99"/>
    <w:semiHidden/>
    <w:unhideWhenUsed/>
    <w:rsid w:val="00455726"/>
    <w:rPr>
      <w:b/>
      <w:bCs/>
    </w:rPr>
  </w:style>
  <w:style w:type="character" w:customStyle="1" w:styleId="CommentSubjectChar">
    <w:name w:val="Comment Subject Char"/>
    <w:basedOn w:val="CommentTextChar"/>
    <w:link w:val="CommentSubject"/>
    <w:uiPriority w:val="99"/>
    <w:semiHidden/>
    <w:rsid w:val="004557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3258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cp:revision>
  <dcterms:created xsi:type="dcterms:W3CDTF">2026-02-11T22:32:00Z</dcterms:created>
  <dcterms:modified xsi:type="dcterms:W3CDTF">2026-02-11T22:32:00Z</dcterms:modified>
</cp:coreProperties>
</file>